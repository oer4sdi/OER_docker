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A970F" w14:textId="31FD5344" w:rsidR="0085636B" w:rsidRDefault="00EB2546">
      <w:pPr>
        <w:rPr>
          <w:sz w:val="52"/>
          <w:szCs w:val="52"/>
        </w:rPr>
      </w:pPr>
      <w:r>
        <w:rPr>
          <w:sz w:val="52"/>
          <w:szCs w:val="52"/>
        </w:rPr>
        <w:t>Isolierte Anwendungsumgebungen mit Docker (A</w:t>
      </w:r>
      <w:r w:rsidR="000F4D4E">
        <w:rPr>
          <w:sz w:val="52"/>
          <w:szCs w:val="52"/>
        </w:rPr>
        <w:t>rbeitstitel</w:t>
      </w:r>
      <w:r>
        <w:rPr>
          <w:sz w:val="52"/>
          <w:szCs w:val="52"/>
        </w:rPr>
        <w:t xml:space="preserve">) </w:t>
      </w:r>
    </w:p>
    <w:p w14:paraId="0C31F9E9" w14:textId="78A7785A" w:rsidR="0085636B" w:rsidRDefault="00000000">
      <w:r>
        <w:rPr>
          <w:sz w:val="36"/>
        </w:rPr>
        <w:br/>
      </w:r>
      <w:r>
        <w:rPr>
          <w:u w:val="single"/>
        </w:rPr>
        <w:t xml:space="preserve">Lars </w:t>
      </w:r>
      <w:proofErr w:type="spellStart"/>
      <w:r>
        <w:rPr>
          <w:u w:val="single"/>
        </w:rPr>
        <w:t>Tum</w:t>
      </w:r>
      <w:proofErr w:type="spellEnd"/>
      <w:r w:rsidR="00DF7894">
        <w:rPr>
          <w:u w:val="single"/>
        </w:rPr>
        <w:t xml:space="preserve">, Henryk Hodam </w:t>
      </w:r>
    </w:p>
    <w:p w14:paraId="744D22DA" w14:textId="2AB2836F" w:rsidR="0085636B" w:rsidRDefault="00000000">
      <w:pPr>
        <w:rPr>
          <w:rFonts w:ascii="Segoe UI Black" w:hAnsi="Segoe UI Black"/>
          <w:spacing w:val="20"/>
          <w:sz w:val="28"/>
        </w:rPr>
      </w:pPr>
      <w:r>
        <w:rPr>
          <w:rFonts w:ascii="Segoe UI Black" w:hAnsi="Segoe UI Black"/>
          <w:spacing w:val="20"/>
          <w:sz w:val="28"/>
        </w:rPr>
        <w:t xml:space="preserve">+++STORYBOARD+++ </w:t>
      </w:r>
      <w:r>
        <w:rPr>
          <w:rFonts w:ascii="Segoe UI Black" w:hAnsi="Segoe UI Black"/>
          <w:spacing w:val="20"/>
          <w:sz w:val="28"/>
        </w:rPr>
        <w:tab/>
        <w:t>V | 0</w:t>
      </w:r>
      <w:r w:rsidR="00CF6D0B">
        <w:rPr>
          <w:rFonts w:ascii="Segoe UI Black" w:hAnsi="Segoe UI Black"/>
          <w:spacing w:val="20"/>
          <w:sz w:val="28"/>
        </w:rPr>
        <w:t>5</w:t>
      </w:r>
    </w:p>
    <w:p w14:paraId="4E3F02C6" w14:textId="77777777" w:rsidR="0085636B" w:rsidRDefault="0085636B"/>
    <w:p w14:paraId="625A5040" w14:textId="77777777" w:rsidR="0085636B" w:rsidRDefault="00000000">
      <w:r>
        <w:t>Ziel: Die Zuschauer sollen verstehen:</w:t>
      </w:r>
    </w:p>
    <w:p w14:paraId="3DC59DC9" w14:textId="77777777" w:rsidR="0085636B" w:rsidRDefault="00000000">
      <w:pPr>
        <w:pStyle w:val="Listenabsatz"/>
        <w:numPr>
          <w:ilvl w:val="0"/>
          <w:numId w:val="1"/>
        </w:numPr>
      </w:pPr>
      <w:r>
        <w:t>Was Docker ist und wofür es eingesetzt wird</w:t>
      </w:r>
    </w:p>
    <w:p w14:paraId="61430F7E" w14:textId="69583803" w:rsidR="0085636B" w:rsidRDefault="00000000">
      <w:pPr>
        <w:pStyle w:val="Listenabsatz"/>
        <w:numPr>
          <w:ilvl w:val="0"/>
          <w:numId w:val="1"/>
        </w:numPr>
      </w:pPr>
      <w:r>
        <w:t xml:space="preserve">Welchen </w:t>
      </w:r>
      <w:r w:rsidR="00E47E1F">
        <w:t>Vorteil im</w:t>
      </w:r>
      <w:r>
        <w:t xml:space="preserve"> geographischen/geoinformatischen Kontext bringen kann</w:t>
      </w:r>
    </w:p>
    <w:p w14:paraId="64B64F0E" w14:textId="77777777" w:rsidR="0085636B" w:rsidRDefault="00000000">
      <w:pPr>
        <w:pStyle w:val="Listenabsatz"/>
        <w:numPr>
          <w:ilvl w:val="0"/>
          <w:numId w:val="1"/>
        </w:numPr>
      </w:pPr>
      <w:r>
        <w:t>Wie Docker grundsätzlich funktioniert (</w:t>
      </w:r>
      <w:proofErr w:type="spellStart"/>
      <w:r>
        <w:t>Dockerfile</w:t>
      </w:r>
      <w:proofErr w:type="spellEnd"/>
      <w:r>
        <w:t xml:space="preserve">/ Image / Container )  </w:t>
      </w:r>
    </w:p>
    <w:p w14:paraId="4103B6B6" w14:textId="77777777" w:rsidR="0085636B" w:rsidRDefault="0085636B"/>
    <w:tbl>
      <w:tblPr>
        <w:tblStyle w:val="Tabellenraster"/>
        <w:tblW w:w="21541" w:type="dxa"/>
        <w:tblLayout w:type="fixed"/>
        <w:tblLook w:val="04A0" w:firstRow="1" w:lastRow="0" w:firstColumn="1" w:lastColumn="0" w:noHBand="0" w:noVBand="1"/>
      </w:tblPr>
      <w:tblGrid>
        <w:gridCol w:w="1129"/>
        <w:gridCol w:w="8080"/>
        <w:gridCol w:w="5528"/>
        <w:gridCol w:w="426"/>
        <w:gridCol w:w="6378"/>
      </w:tblGrid>
      <w:tr w:rsidR="00D87F2A" w14:paraId="19042931" w14:textId="77777777" w:rsidTr="00D87F2A">
        <w:trPr>
          <w:trHeight w:val="1157"/>
        </w:trPr>
        <w:tc>
          <w:tcPr>
            <w:tcW w:w="1129" w:type="dxa"/>
          </w:tcPr>
          <w:p w14:paraId="468529CD" w14:textId="77777777" w:rsidR="00D87F2A" w:rsidRDefault="00D87F2A">
            <w:r>
              <w:t>NR | SZ</w:t>
            </w:r>
          </w:p>
        </w:tc>
        <w:tc>
          <w:tcPr>
            <w:tcW w:w="8080" w:type="dxa"/>
          </w:tcPr>
          <w:p w14:paraId="7DA17476" w14:textId="77777777" w:rsidR="00D87F2A" w:rsidRDefault="00D87F2A">
            <w:r>
              <w:t>SKIZZE DER VISUALISIERUNG</w:t>
            </w:r>
          </w:p>
        </w:tc>
        <w:tc>
          <w:tcPr>
            <w:tcW w:w="5528" w:type="dxa"/>
          </w:tcPr>
          <w:p w14:paraId="35FDCEA6" w14:textId="43266329" w:rsidR="00D87F2A" w:rsidRDefault="00D87F2A">
            <w:r>
              <w:t xml:space="preserve">BESCHREIBUNG DER VISUALISIERUNG UND ANMERKUNGEN  </w:t>
            </w:r>
          </w:p>
        </w:tc>
        <w:tc>
          <w:tcPr>
            <w:tcW w:w="426" w:type="dxa"/>
          </w:tcPr>
          <w:p w14:paraId="64ED92D7" w14:textId="77777777" w:rsidR="00D87F2A" w:rsidRDefault="00D87F2A">
            <w:r>
              <w:t>MUSIK</w:t>
            </w:r>
          </w:p>
        </w:tc>
        <w:tc>
          <w:tcPr>
            <w:tcW w:w="6378" w:type="dxa"/>
          </w:tcPr>
          <w:p w14:paraId="09272876" w14:textId="77777777" w:rsidR="00D87F2A" w:rsidRDefault="00D87F2A">
            <w:r>
              <w:t>SPRECHTEXT</w:t>
            </w:r>
          </w:p>
        </w:tc>
      </w:tr>
      <w:tr w:rsidR="00D87F2A" w14:paraId="5D18C31C" w14:textId="77777777" w:rsidTr="00D87F2A">
        <w:tc>
          <w:tcPr>
            <w:tcW w:w="1129" w:type="dxa"/>
          </w:tcPr>
          <w:p w14:paraId="4FACFBE4" w14:textId="77777777" w:rsidR="00D87F2A" w:rsidRDefault="00D87F2A">
            <w:bookmarkStart w:id="0" w:name="_Hlk146785969"/>
            <w:r>
              <w:t>1</w:t>
            </w:r>
          </w:p>
        </w:tc>
        <w:tc>
          <w:tcPr>
            <w:tcW w:w="8080" w:type="dxa"/>
          </w:tcPr>
          <w:p w14:paraId="3A48316C" w14:textId="7A12A2C9" w:rsidR="00D87F2A" w:rsidRDefault="00D87F2A">
            <w:r>
              <w:rPr>
                <w:noProof/>
              </w:rPr>
              <w:drawing>
                <wp:inline distT="0" distB="0" distL="0" distR="0" wp14:anchorId="2290E39C" wp14:editId="37FBF194">
                  <wp:extent cx="3990975" cy="2667000"/>
                  <wp:effectExtent l="0" t="0" r="9525" b="0"/>
                  <wp:docPr id="45396528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0975" cy="2667000"/>
                          </a:xfrm>
                          <a:prstGeom prst="rect">
                            <a:avLst/>
                          </a:prstGeom>
                          <a:noFill/>
                          <a:ln>
                            <a:noFill/>
                          </a:ln>
                        </pic:spPr>
                      </pic:pic>
                    </a:graphicData>
                  </a:graphic>
                </wp:inline>
              </w:drawing>
            </w:r>
          </w:p>
        </w:tc>
        <w:tc>
          <w:tcPr>
            <w:tcW w:w="5528" w:type="dxa"/>
          </w:tcPr>
          <w:p w14:paraId="5DFEF46A" w14:textId="00DDEB67" w:rsidR="00D87F2A" w:rsidRDefault="00D87F2A" w:rsidP="00C30765">
            <w:pPr>
              <w:spacing w:before="240"/>
            </w:pPr>
            <w:r>
              <w:rPr>
                <w:szCs w:val="24"/>
              </w:rPr>
              <w:t xml:space="preserve">Erscheinen des </w:t>
            </w:r>
            <w:proofErr w:type="spellStart"/>
            <w:r>
              <w:rPr>
                <w:szCs w:val="24"/>
              </w:rPr>
              <w:t>Dockerwals</w:t>
            </w:r>
            <w:proofErr w:type="spellEnd"/>
            <w:r>
              <w:rPr>
                <w:szCs w:val="24"/>
              </w:rPr>
              <w:t xml:space="preserve">. Verschiedene Anwendungen ( Logos) werden in einen Container geladen und dann auf verschiedene Systeme „verschifft“ ( Am besten gleich den Wal statt eines Schiffes!!) i. Am Ende </w:t>
            </w:r>
            <w:r w:rsidR="006E280C">
              <w:rPr>
                <w:szCs w:val="24"/>
              </w:rPr>
              <w:t>Betriebssysteme</w:t>
            </w:r>
            <w:r>
              <w:rPr>
                <w:szCs w:val="24"/>
              </w:rPr>
              <w:t xml:space="preserve"> ( Windows, MacOS, Linux) einblenden.. oder über die dargestellten Systeme schreiben ( Dann drei nicht zwei wie im Bild!!)</w:t>
            </w:r>
          </w:p>
        </w:tc>
        <w:tc>
          <w:tcPr>
            <w:tcW w:w="426" w:type="dxa"/>
          </w:tcPr>
          <w:p w14:paraId="18F36FEF" w14:textId="77777777" w:rsidR="00D87F2A" w:rsidRDefault="00D87F2A"/>
        </w:tc>
        <w:tc>
          <w:tcPr>
            <w:tcW w:w="6378" w:type="dxa"/>
          </w:tcPr>
          <w:p w14:paraId="0D9F5DF4" w14:textId="1C5FC067" w:rsidR="00D87F2A" w:rsidRDefault="00D87F2A">
            <w:pPr>
              <w:spacing w:before="240"/>
            </w:pPr>
            <w:r>
              <w:t xml:space="preserve">Anwendung sind häufig auf eine spezielle Umgebung angewiesen. Ein bestimmtes Betriebssystem, das Fehlen oder Vorhandensein weiterer Anwendung oder Bibliotheken kann entscheidend dafür </w:t>
            </w:r>
            <w:r w:rsidR="006E280C">
              <w:t>sein,</w:t>
            </w:r>
            <w:r>
              <w:t xml:space="preserve"> ob sie Ihren Anforderungen gerecht werden können.    </w:t>
            </w:r>
          </w:p>
          <w:p w14:paraId="4E19ED1B" w14:textId="0DD195AB" w:rsidR="00D87F2A" w:rsidRDefault="00D87F2A">
            <w:pPr>
              <w:spacing w:before="240"/>
            </w:pPr>
            <w:r>
              <w:t>Mit Docker können Anwendungen in eigenen Umgebungen in einem Paket, einem so genannten Container zusammengefasst, und auf verschiedenen Systemen lauffähig bereitgestellt werden. Diese Container können einfach geteilt werden, und es ist kein Problem mehrere solcher Container gleichzeitig auf einem System zu betreiben. Und dabei steht Docker inzwischen auf allen wichtigen Betriebssystemen zur Verfügung, womit auch die Container unabhängig vom Betriebssystem lauffähig sind.</w:t>
            </w:r>
          </w:p>
        </w:tc>
      </w:tr>
      <w:tr w:rsidR="00D87F2A" w14:paraId="529C31BC" w14:textId="77777777" w:rsidTr="00D87F2A">
        <w:trPr>
          <w:trHeight w:val="3883"/>
        </w:trPr>
        <w:tc>
          <w:tcPr>
            <w:tcW w:w="1129" w:type="dxa"/>
          </w:tcPr>
          <w:p w14:paraId="1A01DFF1" w14:textId="77777777" w:rsidR="00D87F2A" w:rsidRDefault="00D87F2A">
            <w:pPr>
              <w:spacing w:before="240"/>
            </w:pPr>
            <w:r>
              <w:lastRenderedPageBreak/>
              <w:t>2</w:t>
            </w:r>
          </w:p>
        </w:tc>
        <w:tc>
          <w:tcPr>
            <w:tcW w:w="8080" w:type="dxa"/>
          </w:tcPr>
          <w:p w14:paraId="54F8E110" w14:textId="5D8A591F" w:rsidR="00D87F2A" w:rsidRDefault="00D87F2A">
            <w:pPr>
              <w:jc w:val="center"/>
            </w:pPr>
            <w:r>
              <w:rPr>
                <w:noProof/>
                <w:szCs w:val="24"/>
              </w:rPr>
              <w:drawing>
                <wp:inline distT="0" distB="0" distL="0" distR="0" wp14:anchorId="1F89EC4E" wp14:editId="14477EA8">
                  <wp:extent cx="4569091" cy="3030280"/>
                  <wp:effectExtent l="0" t="0" r="3175" b="0"/>
                  <wp:docPr id="41630075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4277" cy="3040351"/>
                          </a:xfrm>
                          <a:prstGeom prst="rect">
                            <a:avLst/>
                          </a:prstGeom>
                          <a:noFill/>
                          <a:ln>
                            <a:noFill/>
                          </a:ln>
                        </pic:spPr>
                      </pic:pic>
                    </a:graphicData>
                  </a:graphic>
                </wp:inline>
              </w:drawing>
            </w:r>
          </w:p>
        </w:tc>
        <w:tc>
          <w:tcPr>
            <w:tcW w:w="5528" w:type="dxa"/>
          </w:tcPr>
          <w:p w14:paraId="5C3A3540" w14:textId="2FC0EEE3" w:rsidR="00D87F2A" w:rsidRDefault="00D87F2A">
            <w:pPr>
              <w:spacing w:before="240"/>
              <w:rPr>
                <w:szCs w:val="24"/>
              </w:rPr>
            </w:pPr>
            <w:r>
              <w:rPr>
                <w:szCs w:val="24"/>
              </w:rPr>
              <w:t xml:space="preserve">Ein Server mit WEBGIS Setup liefert Daten an einen Endnutzer. Endnutzer vervielfältigen sich -&gt;Server mit gleicher Infrastruktur (Horizontal) entstehen. Oder auch gleiche Container auf einem System (Vertikal) Oder vertikal und die lasten werden gleichmäßiger verteilt sobald neue Container dazukommen. Lasten mit Balken visualisieren. </w:t>
            </w:r>
          </w:p>
          <w:p w14:paraId="38525B18" w14:textId="49F71BB8" w:rsidR="00D87F2A" w:rsidRDefault="00D87F2A">
            <w:pPr>
              <w:spacing w:before="240"/>
              <w:rPr>
                <w:szCs w:val="24"/>
              </w:rPr>
            </w:pPr>
            <w:r>
              <w:rPr>
                <w:szCs w:val="24"/>
              </w:rPr>
              <w:t>Nutzer sitzen vor Rechner</w:t>
            </w:r>
            <w:r w:rsidR="00A53CB2">
              <w:rPr>
                <w:szCs w:val="24"/>
              </w:rPr>
              <w:t>.</w:t>
            </w:r>
            <w:r>
              <w:rPr>
                <w:szCs w:val="24"/>
              </w:rPr>
              <w:t xml:space="preserve"> </w:t>
            </w:r>
            <w:r w:rsidR="00A53CB2">
              <w:rPr>
                <w:szCs w:val="24"/>
              </w:rPr>
              <w:t>I</w:t>
            </w:r>
            <w:r>
              <w:rPr>
                <w:szCs w:val="24"/>
              </w:rPr>
              <w:t xml:space="preserve">m Rechner/Backend sind einige GIS Anwendungen zu sehen von denen ein paar ausgetauscht werden ( z.B. </w:t>
            </w:r>
            <w:r w:rsidR="003A42C6">
              <w:rPr>
                <w:szCs w:val="24"/>
              </w:rPr>
              <w:t xml:space="preserve">Server: </w:t>
            </w:r>
            <w:r>
              <w:rPr>
                <w:szCs w:val="24"/>
              </w:rPr>
              <w:t>Apache durch NGINX</w:t>
            </w:r>
            <w:r w:rsidR="003A42C6">
              <w:rPr>
                <w:szCs w:val="24"/>
              </w:rPr>
              <w:t xml:space="preserve"> ersetzten</w:t>
            </w:r>
            <w:r>
              <w:rPr>
                <w:szCs w:val="24"/>
              </w:rPr>
              <w:t>) um „experimentieren zu verdeutlichen ) Es könnten auch verschieden Setups typischer Lernumgebungen durchlaufen.</w:t>
            </w:r>
          </w:p>
        </w:tc>
        <w:tc>
          <w:tcPr>
            <w:tcW w:w="426" w:type="dxa"/>
          </w:tcPr>
          <w:p w14:paraId="4A7D7B7D" w14:textId="77777777" w:rsidR="00D87F2A" w:rsidRDefault="00D87F2A">
            <w:pPr>
              <w:spacing w:before="240"/>
              <w:rPr>
                <w:sz w:val="20"/>
              </w:rPr>
            </w:pPr>
          </w:p>
        </w:tc>
        <w:tc>
          <w:tcPr>
            <w:tcW w:w="6378" w:type="dxa"/>
          </w:tcPr>
          <w:p w14:paraId="090AB47E" w14:textId="1BDA1131" w:rsidR="00D87F2A" w:rsidRDefault="00D87F2A">
            <w:pPr>
              <w:spacing w:before="240"/>
            </w:pPr>
            <w:r>
              <w:t xml:space="preserve">Auch im Bereich Geographischer Informationssysteme ist Docker nicht mehr wegzudenken, denn es vereinfacht die reibungslose Entwicklung, Bereitstellung und Skalierung webbasierter GIS-Infrastrukturen. Und auch das Experimentieren und Lernen mit neuen innovativen Werkzeugen zur Geodatenverarbeitung fällt in isolierten Umgebungen leichter, in denen verschiedene GIS-Anwendung und Versionen von Tools aufeinander abgestimmt und unabhängig vom Betriebssystem bereitgestellt werden können. </w:t>
            </w:r>
          </w:p>
          <w:p w14:paraId="49901AF8" w14:textId="6904C142" w:rsidR="00D87F2A" w:rsidRDefault="00D87F2A">
            <w:pPr>
              <w:spacing w:before="240"/>
            </w:pPr>
          </w:p>
        </w:tc>
      </w:tr>
      <w:tr w:rsidR="00D87F2A" w14:paraId="2CB092DF" w14:textId="77777777" w:rsidTr="00D87F2A">
        <w:trPr>
          <w:trHeight w:val="319"/>
        </w:trPr>
        <w:tc>
          <w:tcPr>
            <w:tcW w:w="1129" w:type="dxa"/>
          </w:tcPr>
          <w:p w14:paraId="4D2CCCFE" w14:textId="77777777" w:rsidR="00D87F2A" w:rsidRDefault="00D87F2A">
            <w:pPr>
              <w:spacing w:before="240"/>
            </w:pPr>
            <w:r>
              <w:t>3</w:t>
            </w:r>
          </w:p>
        </w:tc>
        <w:tc>
          <w:tcPr>
            <w:tcW w:w="8080" w:type="dxa"/>
          </w:tcPr>
          <w:p w14:paraId="41B039F1" w14:textId="77777777" w:rsidR="00D87F2A" w:rsidRDefault="00D87F2A">
            <w:pPr>
              <w:rPr>
                <w:noProof/>
                <w:lang w:val="en-GB" w:eastAsia="en-GB"/>
              </w:rPr>
            </w:pPr>
            <w:r>
              <w:rPr>
                <w:noProof/>
                <w:lang w:val="en-GB" w:eastAsia="en-GB"/>
              </w:rPr>
              <w:t xml:space="preserve"> </w:t>
            </w:r>
            <w:r>
              <w:rPr>
                <w:noProof/>
                <w:lang w:val="en-GB" w:eastAsia="en-GB"/>
              </w:rPr>
              <w:drawing>
                <wp:inline distT="0" distB="0" distL="0" distR="0" wp14:anchorId="72798327" wp14:editId="22E65622">
                  <wp:extent cx="4727125" cy="3135086"/>
                  <wp:effectExtent l="0" t="0" r="0" b="8255"/>
                  <wp:docPr id="135070596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365" cy="3159121"/>
                          </a:xfrm>
                          <a:prstGeom prst="rect">
                            <a:avLst/>
                          </a:prstGeom>
                          <a:noFill/>
                          <a:ln>
                            <a:noFill/>
                          </a:ln>
                        </pic:spPr>
                      </pic:pic>
                    </a:graphicData>
                  </a:graphic>
                </wp:inline>
              </w:drawing>
            </w:r>
          </w:p>
          <w:p w14:paraId="4AAC9FBF" w14:textId="77777777" w:rsidR="00D87F2A" w:rsidRDefault="00D87F2A">
            <w:pPr>
              <w:rPr>
                <w:noProof/>
                <w:lang w:val="en-GB" w:eastAsia="en-GB"/>
              </w:rPr>
            </w:pPr>
          </w:p>
          <w:p w14:paraId="4AC101FE" w14:textId="5B795194" w:rsidR="00D87F2A" w:rsidRDefault="00D87F2A">
            <w:pPr>
              <w:rPr>
                <w:lang w:eastAsia="de-DE"/>
              </w:rPr>
            </w:pPr>
            <w:r>
              <w:rPr>
                <w:noProof/>
                <w:lang w:val="en-GB" w:eastAsia="en-GB"/>
              </w:rPr>
              <w:drawing>
                <wp:inline distT="0" distB="0" distL="0" distR="0" wp14:anchorId="583B89E2" wp14:editId="37837C97">
                  <wp:extent cx="3094075" cy="1098903"/>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70189" name=""/>
                          <pic:cNvPicPr>
                            <a:picLocks noChangeAspect="1"/>
                          </pic:cNvPicPr>
                        </pic:nvPicPr>
                        <pic:blipFill>
                          <a:blip r:embed="rId11"/>
                          <a:stretch/>
                        </pic:blipFill>
                        <pic:spPr bwMode="auto">
                          <a:xfrm>
                            <a:off x="0" y="0"/>
                            <a:ext cx="3116815" cy="1106980"/>
                          </a:xfrm>
                          <a:prstGeom prst="rect">
                            <a:avLst/>
                          </a:prstGeom>
                        </pic:spPr>
                      </pic:pic>
                    </a:graphicData>
                  </a:graphic>
                </wp:inline>
              </w:drawing>
            </w:r>
          </w:p>
        </w:tc>
        <w:tc>
          <w:tcPr>
            <w:tcW w:w="5528" w:type="dxa"/>
          </w:tcPr>
          <w:p w14:paraId="6D58BFB3" w14:textId="2A44EC99" w:rsidR="00D87F2A" w:rsidRDefault="00D87F2A">
            <w:pPr>
              <w:spacing w:before="240"/>
            </w:pPr>
            <w:proofErr w:type="spellStart"/>
            <w:r>
              <w:t>Dockerfile</w:t>
            </w:r>
            <w:proofErr w:type="spellEnd"/>
            <w:r>
              <w:t xml:space="preserve">, Docker Image und Container werden als Illustrationen dargestellt (Auf originale Logos achten!!) </w:t>
            </w:r>
          </w:p>
          <w:p w14:paraId="33AC0A5E" w14:textId="63A8FACC" w:rsidR="00D87F2A" w:rsidRDefault="00D87F2A">
            <w:pPr>
              <w:spacing w:before="240"/>
            </w:pPr>
            <w:r>
              <w:t xml:space="preserve">Zoom auf abstrahiertes </w:t>
            </w:r>
            <w:proofErr w:type="spellStart"/>
            <w:r>
              <w:t>Dockerfile</w:t>
            </w:r>
            <w:proofErr w:type="spellEnd"/>
            <w:r>
              <w:t xml:space="preserve">. Wird kurz als Rezept und als Bauplan ( Blaupause) dargestellt. </w:t>
            </w:r>
          </w:p>
          <w:p w14:paraId="6950C253" w14:textId="7FF41F14" w:rsidR="00D87F2A" w:rsidRDefault="00D87F2A">
            <w:pPr>
              <w:spacing w:before="240"/>
            </w:pPr>
            <w:r>
              <w:t xml:space="preserve">Einzelne im File definierte Elemente ( </w:t>
            </w:r>
            <w:r w:rsidR="003A42C6">
              <w:t>Arbeitsumgebung</w:t>
            </w:r>
            <w:r w:rsidR="00181881">
              <w:t xml:space="preserve">: </w:t>
            </w:r>
            <w:r>
              <w:t xml:space="preserve">Ubuntu (besser Alpine??), Python, Daten-&gt; siehe Text) werden dargestellt und angedeutet mit dem Befehl (FROM,RUN APT, COPY) als Icons in das </w:t>
            </w:r>
            <w:proofErr w:type="spellStart"/>
            <w:r>
              <w:t>Dockerfile</w:t>
            </w:r>
            <w:proofErr w:type="spellEnd"/>
            <w:r>
              <w:t xml:space="preserve"> eingetragen.  </w:t>
            </w:r>
          </w:p>
          <w:p w14:paraId="43226A34" w14:textId="77777777" w:rsidR="00995620" w:rsidRDefault="00995620">
            <w:pPr>
              <w:spacing w:before="240"/>
            </w:pPr>
          </w:p>
          <w:p w14:paraId="2316CA38" w14:textId="7BAF4E55" w:rsidR="00995620" w:rsidRDefault="00995620">
            <w:pPr>
              <w:spacing w:before="240"/>
            </w:pPr>
          </w:p>
        </w:tc>
        <w:tc>
          <w:tcPr>
            <w:tcW w:w="426" w:type="dxa"/>
            <w:shd w:val="clear" w:color="FFFFFF" w:fill="FFFFFF" w:themeFill="background1"/>
          </w:tcPr>
          <w:p w14:paraId="3C588D27" w14:textId="77777777" w:rsidR="00D87F2A" w:rsidRDefault="00D87F2A">
            <w:pPr>
              <w:spacing w:before="240"/>
              <w:rPr>
                <w:sz w:val="20"/>
              </w:rPr>
            </w:pPr>
          </w:p>
        </w:tc>
        <w:tc>
          <w:tcPr>
            <w:tcW w:w="6378" w:type="dxa"/>
            <w:shd w:val="clear" w:color="FFFFFF" w:fill="FFFFFF"/>
          </w:tcPr>
          <w:p w14:paraId="2C2BDD99" w14:textId="1FDFF8C6" w:rsidR="00D87F2A" w:rsidRDefault="00D87F2A">
            <w:pPr>
              <w:spacing w:before="240"/>
            </w:pPr>
            <w:r>
              <w:t xml:space="preserve">Für ein einfaches Verständnis dieser Technologie verfolgen wir einmal wir die Entstehung eines Docker Containers über drei Schritte: Vom </w:t>
            </w:r>
            <w:proofErr w:type="spellStart"/>
            <w:r>
              <w:t>Dockerfile</w:t>
            </w:r>
            <w:proofErr w:type="spellEnd"/>
            <w:r w:rsidR="00421709">
              <w:t>,</w:t>
            </w:r>
            <w:r>
              <w:t xml:space="preserve"> zum Image und schließlich zum Container. </w:t>
            </w:r>
          </w:p>
          <w:p w14:paraId="29E0F48D" w14:textId="77777777" w:rsidR="00D87F2A" w:rsidRDefault="00D87F2A">
            <w:pPr>
              <w:spacing w:before="240"/>
            </w:pPr>
            <w:r>
              <w:t xml:space="preserve">1. </w:t>
            </w:r>
            <w:proofErr w:type="spellStart"/>
            <w:r>
              <w:t>Dockerfiles</w:t>
            </w:r>
            <w:proofErr w:type="spellEnd"/>
          </w:p>
          <w:p w14:paraId="36128104" w14:textId="38674410" w:rsidR="00D87F2A" w:rsidRDefault="00D87F2A">
            <w:pPr>
              <w:spacing w:before="240"/>
            </w:pPr>
            <w:r>
              <w:t xml:space="preserve">Ein </w:t>
            </w:r>
            <w:proofErr w:type="spellStart"/>
            <w:r>
              <w:t>Dockerfile</w:t>
            </w:r>
            <w:proofErr w:type="spellEnd"/>
            <w:r>
              <w:t xml:space="preserve"> ist eine Textdatei, welche Instruktionen dazu enthält, wie das Docker Image „gebaut“ werden soll. Stell dir ein </w:t>
            </w:r>
            <w:proofErr w:type="spellStart"/>
            <w:r>
              <w:t>Dockerfile</w:t>
            </w:r>
            <w:proofErr w:type="spellEnd"/>
            <w:r>
              <w:t xml:space="preserve"> wie ein Rezept beim Kochen oder einen Bauplan vor. </w:t>
            </w:r>
          </w:p>
          <w:p w14:paraId="4A866248" w14:textId="09DF633C" w:rsidR="00D87F2A" w:rsidRDefault="00D87F2A">
            <w:pPr>
              <w:spacing w:before="240"/>
            </w:pPr>
            <w:r>
              <w:t xml:space="preserve">Welche Benutzerumgebung soll unserem </w:t>
            </w:r>
            <w:proofErr w:type="spellStart"/>
            <w:r>
              <w:t>Dockercontainer</w:t>
            </w:r>
            <w:proofErr w:type="spellEnd"/>
            <w:r>
              <w:t xml:space="preserve"> zu Grunde liegen?. Soll er im Netz als Server auffindbar sein? Ist eine Laufzeitumgebung für eine Programmiersprache notwendig? Sollen dem Container vielleicht wichtige Daten von Anfang an zur Verfügung stehen? Hier im </w:t>
            </w:r>
            <w:proofErr w:type="spellStart"/>
            <w:r>
              <w:t>Dockerfile</w:t>
            </w:r>
            <w:proofErr w:type="spellEnd"/>
            <w:r>
              <w:t xml:space="preserve"> wird all das festgelegt!</w:t>
            </w:r>
          </w:p>
          <w:p w14:paraId="2075359B" w14:textId="77777777" w:rsidR="00D87F2A" w:rsidRDefault="00D87F2A">
            <w:pPr>
              <w:spacing w:before="240"/>
            </w:pPr>
          </w:p>
        </w:tc>
      </w:tr>
      <w:tr w:rsidR="00D87F2A" w14:paraId="5A7A825A" w14:textId="77777777" w:rsidTr="00D87F2A">
        <w:trPr>
          <w:trHeight w:val="319"/>
        </w:trPr>
        <w:tc>
          <w:tcPr>
            <w:tcW w:w="1129" w:type="dxa"/>
          </w:tcPr>
          <w:p w14:paraId="24F5CC6C" w14:textId="77777777" w:rsidR="00D87F2A" w:rsidRDefault="00D87F2A">
            <w:pPr>
              <w:spacing w:before="240"/>
            </w:pPr>
            <w:r>
              <w:lastRenderedPageBreak/>
              <w:t>4</w:t>
            </w:r>
          </w:p>
        </w:tc>
        <w:tc>
          <w:tcPr>
            <w:tcW w:w="8080" w:type="dxa"/>
          </w:tcPr>
          <w:p w14:paraId="04B02035" w14:textId="447EC765" w:rsidR="00D87F2A" w:rsidRDefault="007C2B8F">
            <w:pPr>
              <w:rPr>
                <w:lang w:eastAsia="de-DE"/>
              </w:rPr>
            </w:pPr>
            <w:r>
              <w:rPr>
                <w:noProof/>
              </w:rPr>
              <w:drawing>
                <wp:inline distT="0" distB="0" distL="0" distR="0" wp14:anchorId="4EB45039" wp14:editId="389019F9">
                  <wp:extent cx="4987925" cy="3324860"/>
                  <wp:effectExtent l="0" t="0" r="3175" b="8890"/>
                  <wp:docPr id="57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7925" cy="3324860"/>
                          </a:xfrm>
                          <a:prstGeom prst="rect">
                            <a:avLst/>
                          </a:prstGeom>
                          <a:noFill/>
                          <a:ln>
                            <a:noFill/>
                          </a:ln>
                        </pic:spPr>
                      </pic:pic>
                    </a:graphicData>
                  </a:graphic>
                </wp:inline>
              </w:drawing>
            </w:r>
            <w:r w:rsidR="00D87F2A">
              <w:rPr>
                <w:noProof/>
              </w:rPr>
              <w:drawing>
                <wp:inline distT="0" distB="0" distL="0" distR="0" wp14:anchorId="5B0260AC" wp14:editId="2E44880D">
                  <wp:extent cx="4880759" cy="3258166"/>
                  <wp:effectExtent l="0" t="0" r="0" b="0"/>
                  <wp:docPr id="74926637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5902" cy="3268275"/>
                          </a:xfrm>
                          <a:prstGeom prst="rect">
                            <a:avLst/>
                          </a:prstGeom>
                          <a:noFill/>
                          <a:ln>
                            <a:noFill/>
                          </a:ln>
                        </pic:spPr>
                      </pic:pic>
                    </a:graphicData>
                  </a:graphic>
                </wp:inline>
              </w:drawing>
            </w:r>
          </w:p>
        </w:tc>
        <w:tc>
          <w:tcPr>
            <w:tcW w:w="5528" w:type="dxa"/>
          </w:tcPr>
          <w:p w14:paraId="412C82F6" w14:textId="77777777" w:rsidR="00D87F2A" w:rsidRDefault="00D87F2A">
            <w:pPr>
              <w:spacing w:before="240"/>
            </w:pPr>
          </w:p>
          <w:p w14:paraId="73D043FA" w14:textId="6D35B9F9" w:rsidR="00D87F2A" w:rsidRDefault="00D87F2A">
            <w:pPr>
              <w:spacing w:before="240"/>
            </w:pPr>
            <w:r>
              <w:t>2. Image</w:t>
            </w:r>
          </w:p>
          <w:p w14:paraId="17CCCCE7" w14:textId="15FA49B7" w:rsidR="00D87F2A" w:rsidRDefault="00D87F2A">
            <w:pPr>
              <w:spacing w:before="240"/>
            </w:pPr>
            <w:r>
              <w:t>Darstellung z.B. einer Blaupause oder eines Kochrezepts (mit der Aufschrift „</w:t>
            </w:r>
            <w:proofErr w:type="spellStart"/>
            <w:r>
              <w:t>Dockerfile</w:t>
            </w:r>
            <w:proofErr w:type="spellEnd"/>
            <w:r>
              <w:t>“) und Animation eines sich aufbauenden Docker Images. (</w:t>
            </w:r>
            <w:proofErr w:type="spellStart"/>
            <w:r>
              <w:t>Build</w:t>
            </w:r>
            <w:proofErr w:type="spellEnd"/>
            <w:r>
              <w:t xml:space="preserve">- Befehl in einer abstrahierten Konsole visualisieren) </w:t>
            </w:r>
          </w:p>
          <w:p w14:paraId="0E870F19" w14:textId="67CD3E96" w:rsidR="00D87F2A" w:rsidRDefault="00D87F2A">
            <w:pPr>
              <w:spacing w:before="240"/>
            </w:pPr>
            <w:r>
              <w:t xml:space="preserve">Visualisierung, dass die Komponenten lokal und aus dem Netz zusammengetragen werden. Ein Schloss am Image um die Unveränderbarkeit zu zeigen. </w:t>
            </w:r>
          </w:p>
          <w:p w14:paraId="26DD6FCB" w14:textId="3DC50F5C" w:rsidR="00D87F2A" w:rsidRDefault="00D87F2A">
            <w:pPr>
              <w:spacing w:before="240"/>
            </w:pPr>
            <w:r>
              <w:t xml:space="preserve">Illustration eines Klemmbaustein Baukastens (Logo verändert, Name nicht lesbar!) Darin Die Bausteine und eine Anleitung) Das fertige Modell daneben wird durchgestrichen. </w:t>
            </w:r>
          </w:p>
        </w:tc>
        <w:tc>
          <w:tcPr>
            <w:tcW w:w="426" w:type="dxa"/>
            <w:shd w:val="clear" w:color="FFFFFF" w:fill="FFFFFF" w:themeFill="background1"/>
          </w:tcPr>
          <w:p w14:paraId="1816893A" w14:textId="77777777" w:rsidR="00D87F2A" w:rsidRDefault="00D87F2A">
            <w:pPr>
              <w:spacing w:before="240"/>
              <w:rPr>
                <w:sz w:val="20"/>
              </w:rPr>
            </w:pPr>
          </w:p>
        </w:tc>
        <w:tc>
          <w:tcPr>
            <w:tcW w:w="6378" w:type="dxa"/>
            <w:shd w:val="clear" w:color="FFFFFF" w:fill="FFFFFF"/>
          </w:tcPr>
          <w:p w14:paraId="135CCD67" w14:textId="77777777" w:rsidR="00D87F2A" w:rsidRDefault="00D87F2A">
            <w:pPr>
              <w:spacing w:before="240"/>
            </w:pPr>
          </w:p>
          <w:p w14:paraId="2EC3EE50" w14:textId="6A40AEC6" w:rsidR="00D87F2A" w:rsidRDefault="00D87F2A">
            <w:pPr>
              <w:spacing w:before="240"/>
            </w:pPr>
            <w:r>
              <w:t>2. Images</w:t>
            </w:r>
          </w:p>
          <w:p w14:paraId="1EEBEF7D" w14:textId="78D63B28" w:rsidR="00D87F2A" w:rsidRDefault="00D87F2A" w:rsidP="007D26AF">
            <w:pPr>
              <w:spacing w:before="240"/>
            </w:pPr>
            <w:r>
              <w:t xml:space="preserve">Sind alle notwendigen Bestandteile unseres Containers im </w:t>
            </w:r>
            <w:proofErr w:type="spellStart"/>
            <w:r>
              <w:t>Dockerfile</w:t>
            </w:r>
            <w:proofErr w:type="spellEnd"/>
            <w:r>
              <w:t xml:space="preserve"> beschrieben, erfolgt die Anweisung an Docker diese zu einem Image zusammenzufassen. Jede der im </w:t>
            </w:r>
            <w:proofErr w:type="spellStart"/>
            <w:r>
              <w:t>Dockerfile</w:t>
            </w:r>
            <w:proofErr w:type="spellEnd"/>
            <w:r>
              <w:t xml:space="preserve"> beschriebenen Komponenten wird zusammengetragen und im Image abgelegt. Es enthält damit alle notwendigen Bestandteile und Informationen um einen lauffähigen Container zu erstellen. Bereits erstellte Images sind unveränderlich</w:t>
            </w:r>
            <w:r w:rsidR="006B3241">
              <w:t xml:space="preserve">, </w:t>
            </w:r>
            <w:r>
              <w:t xml:space="preserve">können unter Anwendern geteilt und von öffentlichen </w:t>
            </w:r>
            <w:proofErr w:type="spellStart"/>
            <w:r>
              <w:t>Repositories</w:t>
            </w:r>
            <w:proofErr w:type="spellEnd"/>
            <w:r>
              <w:t xml:space="preserve"> wie Docker Hub heruntergeladen werden. </w:t>
            </w:r>
          </w:p>
          <w:p w14:paraId="011EC485" w14:textId="0F5CFF27" w:rsidR="00D87F2A" w:rsidRDefault="00D87F2A" w:rsidP="007D26AF">
            <w:pPr>
              <w:spacing w:before="240"/>
            </w:pPr>
            <w:r>
              <w:t>Ein Docker Image kann man sich auch wie einen Bausatz vorstellen, den man beliebig oft bauen kann weil seine Bausteine unendlich sind. In Ihm ist alles vorhanden, um ein Modell zusammenzusetzen. Aber: Der Bausatz ist noch nicht das Modell selbst.</w:t>
            </w:r>
          </w:p>
        </w:tc>
      </w:tr>
      <w:tr w:rsidR="00D87F2A" w14:paraId="54797A6E" w14:textId="77777777" w:rsidTr="00D87F2A">
        <w:trPr>
          <w:trHeight w:val="319"/>
        </w:trPr>
        <w:tc>
          <w:tcPr>
            <w:tcW w:w="1129" w:type="dxa"/>
          </w:tcPr>
          <w:p w14:paraId="1DC10CC7" w14:textId="77777777" w:rsidR="00D87F2A" w:rsidRDefault="00D87F2A">
            <w:pPr>
              <w:spacing w:before="240"/>
            </w:pPr>
            <w:r>
              <w:lastRenderedPageBreak/>
              <w:t>5</w:t>
            </w:r>
          </w:p>
        </w:tc>
        <w:tc>
          <w:tcPr>
            <w:tcW w:w="8080" w:type="dxa"/>
          </w:tcPr>
          <w:p w14:paraId="1213E717" w14:textId="55C4AE3A" w:rsidR="00D87F2A" w:rsidRDefault="00D87F2A">
            <w:pPr>
              <w:rPr>
                <w:lang w:eastAsia="de-DE"/>
              </w:rPr>
            </w:pPr>
            <w:r>
              <w:rPr>
                <w:noProof/>
              </w:rPr>
              <w:drawing>
                <wp:inline distT="0" distB="0" distL="0" distR="0" wp14:anchorId="215EA591" wp14:editId="15D3BEDC">
                  <wp:extent cx="4322618" cy="2887494"/>
                  <wp:effectExtent l="0" t="0" r="1905" b="8255"/>
                  <wp:docPr id="108571539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6758" cy="2896939"/>
                          </a:xfrm>
                          <a:prstGeom prst="rect">
                            <a:avLst/>
                          </a:prstGeom>
                          <a:noFill/>
                          <a:ln>
                            <a:noFill/>
                          </a:ln>
                        </pic:spPr>
                      </pic:pic>
                    </a:graphicData>
                  </a:graphic>
                </wp:inline>
              </w:drawing>
            </w:r>
            <w:r>
              <w:rPr>
                <w:noProof/>
              </w:rPr>
              <w:drawing>
                <wp:inline distT="0" distB="0" distL="0" distR="0" wp14:anchorId="5A23463C" wp14:editId="01FCE262">
                  <wp:extent cx="4275117" cy="2849715"/>
                  <wp:effectExtent l="0" t="0" r="0" b="8255"/>
                  <wp:docPr id="193537628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204" cy="2855106"/>
                          </a:xfrm>
                          <a:prstGeom prst="rect">
                            <a:avLst/>
                          </a:prstGeom>
                          <a:noFill/>
                          <a:ln>
                            <a:noFill/>
                          </a:ln>
                        </pic:spPr>
                      </pic:pic>
                    </a:graphicData>
                  </a:graphic>
                </wp:inline>
              </w:drawing>
            </w:r>
          </w:p>
        </w:tc>
        <w:tc>
          <w:tcPr>
            <w:tcW w:w="5528" w:type="dxa"/>
          </w:tcPr>
          <w:p w14:paraId="20952B0F" w14:textId="77777777" w:rsidR="00D87F2A" w:rsidRDefault="00D87F2A">
            <w:pPr>
              <w:spacing w:before="240"/>
            </w:pPr>
            <w:r>
              <w:t>3. Container</w:t>
            </w:r>
          </w:p>
          <w:p w14:paraId="3EAF69D8" w14:textId="6D2FFAA8" w:rsidR="00D87F2A" w:rsidRDefault="00D87F2A">
            <w:pPr>
              <w:spacing w:before="240"/>
            </w:pPr>
            <w:r>
              <w:t xml:space="preserve">Darstellung der Bausteine die aus der Packung gekippt werden. Setzen sich zu einem Model zusammen. Das Modell wird vervielfältigt. </w:t>
            </w:r>
          </w:p>
          <w:p w14:paraId="695941E4" w14:textId="6EF1501E" w:rsidR="002B6604" w:rsidRDefault="002B6604">
            <w:pPr>
              <w:spacing w:before="240"/>
            </w:pPr>
            <w:r>
              <w:t xml:space="preserve">„Docker </w:t>
            </w:r>
            <w:proofErr w:type="spellStart"/>
            <w:r>
              <w:t>run</w:t>
            </w:r>
            <w:proofErr w:type="spellEnd"/>
            <w:r>
              <w:t xml:space="preserve">“ wird in eine abstrahierte  Konsole eingetippt, </w:t>
            </w:r>
            <w:r w:rsidR="00D87F2A">
              <w:t xml:space="preserve">Das Image Paket wird ausgekippt , </w:t>
            </w:r>
            <w:r>
              <w:t>und das „System“ fällt aus dem Paket. Und baut sich auf dem System auf</w:t>
            </w:r>
            <w:r w:rsidR="00D87F2A">
              <w:t xml:space="preserve"> ( Arbeitsumgebung, Dateisystem laufende Prozesse….)</w:t>
            </w:r>
            <w:r w:rsidR="007B3ABC">
              <w:t xml:space="preserve"> -&gt; vielleicht fällt als „schwarzweiß“ aus dem Paket in das System wo sich nach und nach Arbeitsumgebung, Dateisystem, Prozesse einfärben, also bereitstehen)  </w:t>
            </w:r>
          </w:p>
          <w:p w14:paraId="05DA1DC2" w14:textId="00F92E5F" w:rsidR="00D87F2A" w:rsidRDefault="00D87F2A">
            <w:pPr>
              <w:spacing w:before="240"/>
            </w:pPr>
            <w:r>
              <w:t>Das Ganze auf verschiedenen Rechnern/Systemen mit unterschiedlichen Betriebssystemen</w:t>
            </w:r>
          </w:p>
          <w:p w14:paraId="4F75787F" w14:textId="53B1A42E" w:rsidR="00D87F2A" w:rsidRDefault="00D87F2A">
            <w:pPr>
              <w:spacing w:before="240"/>
            </w:pPr>
            <w:r>
              <w:t>Die Container vervielfältigen sich in den Rechnern</w:t>
            </w:r>
          </w:p>
          <w:p w14:paraId="15A346E4" w14:textId="77777777" w:rsidR="00D87F2A" w:rsidRDefault="00D87F2A">
            <w:pPr>
              <w:spacing w:before="240"/>
              <w:rPr>
                <w:szCs w:val="24"/>
              </w:rPr>
            </w:pPr>
          </w:p>
        </w:tc>
        <w:tc>
          <w:tcPr>
            <w:tcW w:w="426" w:type="dxa"/>
            <w:shd w:val="clear" w:color="FFFFFF" w:fill="FFFFFF" w:themeFill="background1"/>
          </w:tcPr>
          <w:p w14:paraId="33E3555F" w14:textId="77777777" w:rsidR="00D87F2A" w:rsidRDefault="00D87F2A">
            <w:pPr>
              <w:spacing w:before="240"/>
              <w:rPr>
                <w:sz w:val="20"/>
              </w:rPr>
            </w:pPr>
          </w:p>
        </w:tc>
        <w:tc>
          <w:tcPr>
            <w:tcW w:w="6378" w:type="dxa"/>
            <w:shd w:val="clear" w:color="FFFFFF" w:fill="FFFFFF"/>
          </w:tcPr>
          <w:p w14:paraId="77D45508" w14:textId="0723C9D2" w:rsidR="00D87F2A" w:rsidRDefault="00D87F2A" w:rsidP="002665A3">
            <w:pPr>
              <w:pStyle w:val="Listenabsatz"/>
              <w:numPr>
                <w:ilvl w:val="0"/>
                <w:numId w:val="6"/>
              </w:numPr>
              <w:spacing w:before="240"/>
            </w:pPr>
            <w:r>
              <w:t>Container</w:t>
            </w:r>
          </w:p>
          <w:p w14:paraId="27CF0FE0" w14:textId="2C636AE7" w:rsidR="00D87F2A" w:rsidRDefault="00D87F2A">
            <w:pPr>
              <w:spacing w:before="240"/>
            </w:pPr>
            <w:r>
              <w:t xml:space="preserve">Erst wenn dieser Baukasten der Anleitung folgend, unter Verwendung der beigelegten Bausteine zusammengesetzt wurde ist eine Instanz des Modells, vorhanden. Und da die Bausteine in diesem speziellen Baukasten unendlich sind kann auch eine weitere Instanz gebaut werden …und noch eine … und noch eine. </w:t>
            </w:r>
          </w:p>
          <w:p w14:paraId="73146B86" w14:textId="70FC67B5" w:rsidR="00D87F2A" w:rsidRPr="00267FF1" w:rsidRDefault="00D87F2A">
            <w:pPr>
              <w:spacing w:before="240"/>
            </w:pPr>
            <w:r>
              <w:t xml:space="preserve">Und so wird mit dem richtigen Befehl auf einem System auf dem Docker installiert ist auch aus dem Image ein Container - eine Instanz des Image als Isolierte Arbeitsumgebung mit eigenem Dateisystem, laufenden Prozessen und Anwendungen. Ganz gleich auch welchem Betriebssystem. Und, bei Bedarf, auch noch eine zweite.. oder dritte. </w:t>
            </w:r>
          </w:p>
        </w:tc>
      </w:tr>
      <w:tr w:rsidR="00D87F2A" w14:paraId="4D57E1E4" w14:textId="77777777" w:rsidTr="00D87F2A">
        <w:tc>
          <w:tcPr>
            <w:tcW w:w="1129" w:type="dxa"/>
          </w:tcPr>
          <w:p w14:paraId="6A0FF788" w14:textId="77777777" w:rsidR="00D87F2A" w:rsidRDefault="00D87F2A">
            <w:pPr>
              <w:spacing w:before="240"/>
            </w:pPr>
          </w:p>
        </w:tc>
        <w:tc>
          <w:tcPr>
            <w:tcW w:w="8080" w:type="dxa"/>
          </w:tcPr>
          <w:p w14:paraId="01981784" w14:textId="77777777" w:rsidR="00D87F2A" w:rsidRDefault="00D87F2A">
            <w:pPr>
              <w:tabs>
                <w:tab w:val="left" w:pos="978"/>
              </w:tabs>
              <w:rPr>
                <w:lang w:eastAsia="de-DE"/>
              </w:rPr>
            </w:pPr>
          </w:p>
        </w:tc>
        <w:tc>
          <w:tcPr>
            <w:tcW w:w="5528" w:type="dxa"/>
          </w:tcPr>
          <w:p w14:paraId="42CAE723" w14:textId="49556CA4" w:rsidR="00D87F2A" w:rsidRDefault="00D87F2A">
            <w:pPr>
              <w:spacing w:before="240"/>
              <w:rPr>
                <w:sz w:val="22"/>
              </w:rPr>
            </w:pPr>
            <w:r>
              <w:rPr>
                <w:sz w:val="22"/>
              </w:rPr>
              <w:t xml:space="preserve">Animierte Ausschnitte der vorherigen Sequenzen. </w:t>
            </w:r>
          </w:p>
        </w:tc>
        <w:tc>
          <w:tcPr>
            <w:tcW w:w="426" w:type="dxa"/>
            <w:shd w:val="clear" w:color="FFFFFF" w:fill="FFFFFF" w:themeFill="background1"/>
          </w:tcPr>
          <w:p w14:paraId="7D120ECA" w14:textId="77777777" w:rsidR="00D87F2A" w:rsidRDefault="00D87F2A">
            <w:pPr>
              <w:spacing w:before="240"/>
              <w:rPr>
                <w:sz w:val="20"/>
              </w:rPr>
            </w:pPr>
          </w:p>
        </w:tc>
        <w:tc>
          <w:tcPr>
            <w:tcW w:w="6378" w:type="dxa"/>
          </w:tcPr>
          <w:p w14:paraId="6DAB6E33" w14:textId="113116F8" w:rsidR="00D87F2A" w:rsidRPr="002665A3" w:rsidDel="002665A3" w:rsidRDefault="00D87F2A">
            <w:pPr>
              <w:spacing w:before="240"/>
              <w:rPr>
                <w:del w:id="1" w:author="Henryk Hodam" w:date="2023-09-28T09:25:00Z"/>
                <w:rFonts w:cs="Segoe UI Light"/>
              </w:rPr>
            </w:pPr>
            <w:r w:rsidRPr="002665A3">
              <w:rPr>
                <w:rFonts w:cs="Segoe UI Light"/>
              </w:rPr>
              <w:t xml:space="preserve">Docker ermöglicht es </w:t>
            </w:r>
            <w:r>
              <w:rPr>
                <w:rFonts w:cs="Segoe UI Light"/>
              </w:rPr>
              <w:t xml:space="preserve">also </w:t>
            </w:r>
            <w:r w:rsidRPr="002665A3">
              <w:rPr>
                <w:rFonts w:cs="Segoe UI Light"/>
              </w:rPr>
              <w:t xml:space="preserve">mithilfe isolierter Container ganze </w:t>
            </w:r>
            <w:proofErr w:type="spellStart"/>
            <w:r w:rsidRPr="002665A3">
              <w:rPr>
                <w:rFonts w:cs="Segoe UI Light"/>
              </w:rPr>
              <w:t>Anwendnungsumgebungen</w:t>
            </w:r>
            <w:proofErr w:type="spellEnd"/>
            <w:r w:rsidRPr="002665A3">
              <w:rPr>
                <w:rFonts w:cs="Segoe UI Light"/>
              </w:rPr>
              <w:t xml:space="preserve"> auf verschiedenen Systemen zu bereitzustellen</w:t>
            </w:r>
            <w:r w:rsidR="00845B8F">
              <w:rPr>
                <w:rFonts w:cs="Segoe UI Light"/>
                <w:color w:val="374151"/>
                <w:shd w:val="clear" w:color="auto" w:fill="F7F7F8"/>
              </w:rPr>
              <w:t xml:space="preserve">. </w:t>
            </w:r>
            <w:ins w:id="2" w:author="Henryk Hodam" w:date="2023-09-28T09:26:00Z">
              <w:r>
                <w:rPr>
                  <w:rFonts w:cs="Segoe UI Light"/>
                  <w:color w:val="374151"/>
                  <w:shd w:val="clear" w:color="auto" w:fill="F7F7F8"/>
                </w:rPr>
                <w:t xml:space="preserve"> </w:t>
              </w:r>
            </w:ins>
            <w:del w:id="3" w:author="Henryk Hodam" w:date="2023-09-28T09:26:00Z">
              <w:r w:rsidRPr="002665A3" w:rsidDel="002665A3">
                <w:rPr>
                  <w:rFonts w:cs="Segoe UI Light"/>
                </w:rPr>
                <w:delText xml:space="preserve"> </w:delText>
              </w:r>
            </w:del>
          </w:p>
          <w:p w14:paraId="64AF7AA9" w14:textId="77777777" w:rsidR="00D87F2A" w:rsidRDefault="00D87F2A">
            <w:pPr>
              <w:spacing w:before="240"/>
              <w:rPr>
                <w:rFonts w:cs="Segoe UI Light"/>
              </w:rPr>
            </w:pPr>
            <w:r w:rsidRPr="002665A3">
              <w:rPr>
                <w:rFonts w:cs="Segoe UI Light"/>
              </w:rPr>
              <w:t xml:space="preserve">Die Entwicklung und Implementierung von anspruchsvollen geografischen Informations- und Analysesystemen werden so erleichtert. Zudem eröffnen isolierte Docker-Container vielfältige Möglichkeiten für das Lernen </w:t>
            </w:r>
            <w:r>
              <w:rPr>
                <w:rFonts w:cs="Segoe UI Light"/>
              </w:rPr>
              <w:t xml:space="preserve">und das Experimentieren </w:t>
            </w:r>
            <w:r w:rsidRPr="002665A3">
              <w:rPr>
                <w:rFonts w:cs="Segoe UI Light"/>
              </w:rPr>
              <w:t>mit Geodaten.</w:t>
            </w:r>
          </w:p>
          <w:p w14:paraId="43BFEF5D" w14:textId="7C56CD35" w:rsidR="00D87F2A" w:rsidRPr="002665A3" w:rsidRDefault="00D87F2A">
            <w:pPr>
              <w:spacing w:before="240"/>
              <w:rPr>
                <w:rFonts w:cs="Segoe UI Light"/>
              </w:rPr>
            </w:pPr>
            <w:r w:rsidRPr="002665A3">
              <w:rPr>
                <w:rFonts w:cs="Segoe UI Light"/>
              </w:rPr>
              <w:t xml:space="preserve">Im </w:t>
            </w:r>
            <w:proofErr w:type="spellStart"/>
            <w:r w:rsidRPr="002665A3">
              <w:rPr>
                <w:rFonts w:cs="Segoe UI Light"/>
              </w:rPr>
              <w:t>Dockerfile</w:t>
            </w:r>
            <w:proofErr w:type="spellEnd"/>
            <w:r w:rsidRPr="002665A3">
              <w:rPr>
                <w:rFonts w:cs="Segoe UI Light"/>
              </w:rPr>
              <w:t xml:space="preserve"> sind alle Anweisungen für Docker enthalten, um ein Image anzufertigen.</w:t>
            </w:r>
            <w:r>
              <w:rPr>
                <w:rFonts w:cs="Segoe UI Light"/>
              </w:rPr>
              <w:t xml:space="preserve"> Dieses ist unveränderlich und kann leicht verbreitet werden. E</w:t>
            </w:r>
            <w:r w:rsidRPr="002665A3">
              <w:rPr>
                <w:rFonts w:cs="Segoe UI Light"/>
              </w:rPr>
              <w:t>in Docker Container</w:t>
            </w:r>
            <w:r>
              <w:rPr>
                <w:rFonts w:cs="Segoe UI Light"/>
              </w:rPr>
              <w:t xml:space="preserve"> ist eine Instanz dieses Images und kann auf jedem System auf dem Docker lauffähig ist gestartet </w:t>
            </w:r>
            <w:r w:rsidRPr="002665A3">
              <w:rPr>
                <w:rFonts w:cs="Segoe UI Light"/>
              </w:rPr>
              <w:t xml:space="preserve">werden. </w:t>
            </w:r>
          </w:p>
          <w:p w14:paraId="38CE6853" w14:textId="77777777" w:rsidR="00D87F2A" w:rsidRDefault="00D87F2A">
            <w:pPr>
              <w:spacing w:before="240"/>
              <w:rPr>
                <w:highlight w:val="yellow"/>
              </w:rPr>
            </w:pPr>
          </w:p>
        </w:tc>
      </w:tr>
      <w:bookmarkEnd w:id="0"/>
    </w:tbl>
    <w:p w14:paraId="1155136C" w14:textId="77777777" w:rsidR="0085636B" w:rsidRDefault="0085636B"/>
    <w:sectPr w:rsidR="0085636B">
      <w:pgSz w:w="23814" w:h="16839" w:orient="landscape"/>
      <w:pgMar w:top="851" w:right="1417"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969C3" w14:textId="77777777" w:rsidR="00FE0373" w:rsidRDefault="00FE0373">
      <w:pPr>
        <w:spacing w:after="0" w:line="240" w:lineRule="auto"/>
      </w:pPr>
      <w:r>
        <w:separator/>
      </w:r>
    </w:p>
  </w:endnote>
  <w:endnote w:type="continuationSeparator" w:id="0">
    <w:p w14:paraId="6E6638F8" w14:textId="77777777" w:rsidR="00FE0373" w:rsidRDefault="00FE0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5AF23" w14:textId="77777777" w:rsidR="00FE0373" w:rsidRDefault="00FE0373">
      <w:pPr>
        <w:spacing w:after="0" w:line="240" w:lineRule="auto"/>
      </w:pPr>
      <w:r>
        <w:separator/>
      </w:r>
    </w:p>
  </w:footnote>
  <w:footnote w:type="continuationSeparator" w:id="0">
    <w:p w14:paraId="3E111E48" w14:textId="77777777" w:rsidR="00FE0373" w:rsidRDefault="00FE0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A4905"/>
    <w:multiLevelType w:val="hybridMultilevel"/>
    <w:tmpl w:val="0D245FF8"/>
    <w:lvl w:ilvl="0" w:tplc="47C4B2A8">
      <w:start w:val="1"/>
      <w:numFmt w:val="decimal"/>
      <w:lvlText w:val="%1."/>
      <w:lvlJc w:val="left"/>
      <w:pPr>
        <w:ind w:left="709" w:hanging="360"/>
      </w:pPr>
    </w:lvl>
    <w:lvl w:ilvl="1" w:tplc="51FECE00">
      <w:start w:val="1"/>
      <w:numFmt w:val="lowerLetter"/>
      <w:lvlText w:val="%2."/>
      <w:lvlJc w:val="left"/>
      <w:pPr>
        <w:ind w:left="1429" w:hanging="360"/>
      </w:pPr>
    </w:lvl>
    <w:lvl w:ilvl="2" w:tplc="8FC04B9E">
      <w:start w:val="1"/>
      <w:numFmt w:val="lowerRoman"/>
      <w:lvlText w:val="%3."/>
      <w:lvlJc w:val="right"/>
      <w:pPr>
        <w:ind w:left="2149" w:hanging="180"/>
      </w:pPr>
    </w:lvl>
    <w:lvl w:ilvl="3" w:tplc="7B06FD60">
      <w:start w:val="1"/>
      <w:numFmt w:val="decimal"/>
      <w:lvlText w:val="%4."/>
      <w:lvlJc w:val="left"/>
      <w:pPr>
        <w:ind w:left="2869" w:hanging="360"/>
      </w:pPr>
    </w:lvl>
    <w:lvl w:ilvl="4" w:tplc="EA26582E">
      <w:start w:val="1"/>
      <w:numFmt w:val="lowerLetter"/>
      <w:lvlText w:val="%5."/>
      <w:lvlJc w:val="left"/>
      <w:pPr>
        <w:ind w:left="3589" w:hanging="360"/>
      </w:pPr>
    </w:lvl>
    <w:lvl w:ilvl="5" w:tplc="3FBC9FD0">
      <w:start w:val="1"/>
      <w:numFmt w:val="lowerRoman"/>
      <w:lvlText w:val="%6."/>
      <w:lvlJc w:val="right"/>
      <w:pPr>
        <w:ind w:left="4309" w:hanging="180"/>
      </w:pPr>
    </w:lvl>
    <w:lvl w:ilvl="6" w:tplc="9FDAF2C2">
      <w:start w:val="1"/>
      <w:numFmt w:val="decimal"/>
      <w:lvlText w:val="%7."/>
      <w:lvlJc w:val="left"/>
      <w:pPr>
        <w:ind w:left="5029" w:hanging="360"/>
      </w:pPr>
    </w:lvl>
    <w:lvl w:ilvl="7" w:tplc="AD984D32">
      <w:start w:val="1"/>
      <w:numFmt w:val="lowerLetter"/>
      <w:lvlText w:val="%8."/>
      <w:lvlJc w:val="left"/>
      <w:pPr>
        <w:ind w:left="5749" w:hanging="360"/>
      </w:pPr>
    </w:lvl>
    <w:lvl w:ilvl="8" w:tplc="CD3ADEAC">
      <w:start w:val="1"/>
      <w:numFmt w:val="lowerRoman"/>
      <w:lvlText w:val="%9."/>
      <w:lvlJc w:val="right"/>
      <w:pPr>
        <w:ind w:left="6469" w:hanging="180"/>
      </w:pPr>
    </w:lvl>
  </w:abstractNum>
  <w:abstractNum w:abstractNumId="1" w15:restartNumberingAfterBreak="0">
    <w:nsid w:val="36215624"/>
    <w:multiLevelType w:val="hybridMultilevel"/>
    <w:tmpl w:val="DE367C0A"/>
    <w:lvl w:ilvl="0" w:tplc="F2FAFF7C">
      <w:start w:val="1"/>
      <w:numFmt w:val="bullet"/>
      <w:lvlText w:val="-"/>
      <w:lvlJc w:val="left"/>
      <w:pPr>
        <w:ind w:left="720" w:hanging="360"/>
      </w:pPr>
      <w:rPr>
        <w:rFonts w:ascii="Segoe UI Light" w:eastAsiaTheme="minorHAnsi" w:hAnsi="Segoe UI Light" w:cs="Segoe UI Light" w:hint="default"/>
      </w:rPr>
    </w:lvl>
    <w:lvl w:ilvl="1" w:tplc="E5FC7CCA">
      <w:start w:val="1"/>
      <w:numFmt w:val="bullet"/>
      <w:lvlText w:val="o"/>
      <w:lvlJc w:val="left"/>
      <w:pPr>
        <w:ind w:left="1440" w:hanging="360"/>
      </w:pPr>
      <w:rPr>
        <w:rFonts w:ascii="Courier New" w:hAnsi="Courier New" w:cs="Courier New" w:hint="default"/>
      </w:rPr>
    </w:lvl>
    <w:lvl w:ilvl="2" w:tplc="BEF65308">
      <w:start w:val="1"/>
      <w:numFmt w:val="bullet"/>
      <w:lvlText w:val=""/>
      <w:lvlJc w:val="left"/>
      <w:pPr>
        <w:ind w:left="2160" w:hanging="360"/>
      </w:pPr>
      <w:rPr>
        <w:rFonts w:ascii="Wingdings" w:hAnsi="Wingdings" w:hint="default"/>
      </w:rPr>
    </w:lvl>
    <w:lvl w:ilvl="3" w:tplc="DEA622D8">
      <w:start w:val="1"/>
      <w:numFmt w:val="bullet"/>
      <w:lvlText w:val=""/>
      <w:lvlJc w:val="left"/>
      <w:pPr>
        <w:ind w:left="2880" w:hanging="360"/>
      </w:pPr>
      <w:rPr>
        <w:rFonts w:ascii="Symbol" w:hAnsi="Symbol" w:hint="default"/>
      </w:rPr>
    </w:lvl>
    <w:lvl w:ilvl="4" w:tplc="FD1CBD72">
      <w:start w:val="1"/>
      <w:numFmt w:val="bullet"/>
      <w:lvlText w:val="o"/>
      <w:lvlJc w:val="left"/>
      <w:pPr>
        <w:ind w:left="3600" w:hanging="360"/>
      </w:pPr>
      <w:rPr>
        <w:rFonts w:ascii="Courier New" w:hAnsi="Courier New" w:cs="Courier New" w:hint="default"/>
      </w:rPr>
    </w:lvl>
    <w:lvl w:ilvl="5" w:tplc="6F6CF8F4">
      <w:start w:val="1"/>
      <w:numFmt w:val="bullet"/>
      <w:lvlText w:val=""/>
      <w:lvlJc w:val="left"/>
      <w:pPr>
        <w:ind w:left="4320" w:hanging="360"/>
      </w:pPr>
      <w:rPr>
        <w:rFonts w:ascii="Wingdings" w:hAnsi="Wingdings" w:hint="default"/>
      </w:rPr>
    </w:lvl>
    <w:lvl w:ilvl="6" w:tplc="68E69614">
      <w:start w:val="1"/>
      <w:numFmt w:val="bullet"/>
      <w:lvlText w:val=""/>
      <w:lvlJc w:val="left"/>
      <w:pPr>
        <w:ind w:left="5040" w:hanging="360"/>
      </w:pPr>
      <w:rPr>
        <w:rFonts w:ascii="Symbol" w:hAnsi="Symbol" w:hint="default"/>
      </w:rPr>
    </w:lvl>
    <w:lvl w:ilvl="7" w:tplc="0A40BE32">
      <w:start w:val="1"/>
      <w:numFmt w:val="bullet"/>
      <w:lvlText w:val="o"/>
      <w:lvlJc w:val="left"/>
      <w:pPr>
        <w:ind w:left="5760" w:hanging="360"/>
      </w:pPr>
      <w:rPr>
        <w:rFonts w:ascii="Courier New" w:hAnsi="Courier New" w:cs="Courier New" w:hint="default"/>
      </w:rPr>
    </w:lvl>
    <w:lvl w:ilvl="8" w:tplc="00DE9038">
      <w:start w:val="1"/>
      <w:numFmt w:val="bullet"/>
      <w:lvlText w:val=""/>
      <w:lvlJc w:val="left"/>
      <w:pPr>
        <w:ind w:left="6480" w:hanging="360"/>
      </w:pPr>
      <w:rPr>
        <w:rFonts w:ascii="Wingdings" w:hAnsi="Wingdings" w:hint="default"/>
      </w:rPr>
    </w:lvl>
  </w:abstractNum>
  <w:abstractNum w:abstractNumId="2" w15:restartNumberingAfterBreak="0">
    <w:nsid w:val="46AB474C"/>
    <w:multiLevelType w:val="hybridMultilevel"/>
    <w:tmpl w:val="E9748426"/>
    <w:lvl w:ilvl="0" w:tplc="359E3E4C">
      <w:start w:val="1"/>
      <w:numFmt w:val="decimal"/>
      <w:lvlText w:val="%1."/>
      <w:lvlJc w:val="left"/>
      <w:pPr>
        <w:ind w:left="709" w:hanging="360"/>
      </w:pPr>
    </w:lvl>
    <w:lvl w:ilvl="1" w:tplc="40926B3E">
      <w:start w:val="1"/>
      <w:numFmt w:val="lowerLetter"/>
      <w:lvlText w:val="%2."/>
      <w:lvlJc w:val="left"/>
      <w:pPr>
        <w:ind w:left="1429" w:hanging="360"/>
      </w:pPr>
    </w:lvl>
    <w:lvl w:ilvl="2" w:tplc="C90C8488">
      <w:start w:val="1"/>
      <w:numFmt w:val="lowerRoman"/>
      <w:lvlText w:val="%3."/>
      <w:lvlJc w:val="right"/>
      <w:pPr>
        <w:ind w:left="2149" w:hanging="180"/>
      </w:pPr>
    </w:lvl>
    <w:lvl w:ilvl="3" w:tplc="C2A0F9EC">
      <w:start w:val="1"/>
      <w:numFmt w:val="decimal"/>
      <w:lvlText w:val="%4."/>
      <w:lvlJc w:val="left"/>
      <w:pPr>
        <w:ind w:left="2869" w:hanging="360"/>
      </w:pPr>
    </w:lvl>
    <w:lvl w:ilvl="4" w:tplc="62D4C202">
      <w:start w:val="1"/>
      <w:numFmt w:val="lowerLetter"/>
      <w:lvlText w:val="%5."/>
      <w:lvlJc w:val="left"/>
      <w:pPr>
        <w:ind w:left="3589" w:hanging="360"/>
      </w:pPr>
    </w:lvl>
    <w:lvl w:ilvl="5" w:tplc="3F0C3654">
      <w:start w:val="1"/>
      <w:numFmt w:val="lowerRoman"/>
      <w:lvlText w:val="%6."/>
      <w:lvlJc w:val="right"/>
      <w:pPr>
        <w:ind w:left="4309" w:hanging="180"/>
      </w:pPr>
    </w:lvl>
    <w:lvl w:ilvl="6" w:tplc="87F2F25E">
      <w:start w:val="1"/>
      <w:numFmt w:val="decimal"/>
      <w:lvlText w:val="%7."/>
      <w:lvlJc w:val="left"/>
      <w:pPr>
        <w:ind w:left="5029" w:hanging="360"/>
      </w:pPr>
    </w:lvl>
    <w:lvl w:ilvl="7" w:tplc="B42C809E">
      <w:start w:val="1"/>
      <w:numFmt w:val="lowerLetter"/>
      <w:lvlText w:val="%8."/>
      <w:lvlJc w:val="left"/>
      <w:pPr>
        <w:ind w:left="5749" w:hanging="360"/>
      </w:pPr>
    </w:lvl>
    <w:lvl w:ilvl="8" w:tplc="A6F4590E">
      <w:start w:val="1"/>
      <w:numFmt w:val="lowerRoman"/>
      <w:lvlText w:val="%9."/>
      <w:lvlJc w:val="right"/>
      <w:pPr>
        <w:ind w:left="6469" w:hanging="180"/>
      </w:pPr>
    </w:lvl>
  </w:abstractNum>
  <w:abstractNum w:abstractNumId="3" w15:restartNumberingAfterBreak="0">
    <w:nsid w:val="4A25438E"/>
    <w:multiLevelType w:val="hybridMultilevel"/>
    <w:tmpl w:val="C00885FA"/>
    <w:lvl w:ilvl="0" w:tplc="53A66116">
      <w:start w:val="1"/>
      <w:numFmt w:val="decimal"/>
      <w:lvlText w:val="%1."/>
      <w:lvlJc w:val="left"/>
      <w:pPr>
        <w:ind w:left="709" w:hanging="360"/>
      </w:pPr>
    </w:lvl>
    <w:lvl w:ilvl="1" w:tplc="F5D4799C">
      <w:start w:val="1"/>
      <w:numFmt w:val="lowerLetter"/>
      <w:lvlText w:val="%2."/>
      <w:lvlJc w:val="left"/>
      <w:pPr>
        <w:ind w:left="1429" w:hanging="360"/>
      </w:pPr>
    </w:lvl>
    <w:lvl w:ilvl="2" w:tplc="FC48DC66">
      <w:start w:val="1"/>
      <w:numFmt w:val="lowerRoman"/>
      <w:lvlText w:val="%3."/>
      <w:lvlJc w:val="right"/>
      <w:pPr>
        <w:ind w:left="2149" w:hanging="180"/>
      </w:pPr>
    </w:lvl>
    <w:lvl w:ilvl="3" w:tplc="CB2858CE">
      <w:start w:val="1"/>
      <w:numFmt w:val="decimal"/>
      <w:lvlText w:val="%4."/>
      <w:lvlJc w:val="left"/>
      <w:pPr>
        <w:ind w:left="2869" w:hanging="360"/>
      </w:pPr>
    </w:lvl>
    <w:lvl w:ilvl="4" w:tplc="712E8548">
      <w:start w:val="1"/>
      <w:numFmt w:val="lowerLetter"/>
      <w:lvlText w:val="%5."/>
      <w:lvlJc w:val="left"/>
      <w:pPr>
        <w:ind w:left="3589" w:hanging="360"/>
      </w:pPr>
    </w:lvl>
    <w:lvl w:ilvl="5" w:tplc="BBD46944">
      <w:start w:val="1"/>
      <w:numFmt w:val="lowerRoman"/>
      <w:lvlText w:val="%6."/>
      <w:lvlJc w:val="right"/>
      <w:pPr>
        <w:ind w:left="4309" w:hanging="180"/>
      </w:pPr>
    </w:lvl>
    <w:lvl w:ilvl="6" w:tplc="F17A91D0">
      <w:start w:val="1"/>
      <w:numFmt w:val="decimal"/>
      <w:lvlText w:val="%7."/>
      <w:lvlJc w:val="left"/>
      <w:pPr>
        <w:ind w:left="5029" w:hanging="360"/>
      </w:pPr>
    </w:lvl>
    <w:lvl w:ilvl="7" w:tplc="63F0674A">
      <w:start w:val="1"/>
      <w:numFmt w:val="lowerLetter"/>
      <w:lvlText w:val="%8."/>
      <w:lvlJc w:val="left"/>
      <w:pPr>
        <w:ind w:left="5749" w:hanging="360"/>
      </w:pPr>
    </w:lvl>
    <w:lvl w:ilvl="8" w:tplc="0DA83CB8">
      <w:start w:val="1"/>
      <w:numFmt w:val="lowerRoman"/>
      <w:lvlText w:val="%9."/>
      <w:lvlJc w:val="right"/>
      <w:pPr>
        <w:ind w:left="6469" w:hanging="180"/>
      </w:pPr>
    </w:lvl>
  </w:abstractNum>
  <w:abstractNum w:abstractNumId="4" w15:restartNumberingAfterBreak="0">
    <w:nsid w:val="4E445D05"/>
    <w:multiLevelType w:val="hybridMultilevel"/>
    <w:tmpl w:val="B3B48D6A"/>
    <w:lvl w:ilvl="0" w:tplc="8D3A8790">
      <w:start w:val="1"/>
      <w:numFmt w:val="decimal"/>
      <w:lvlText w:val="%1."/>
      <w:lvlJc w:val="left"/>
      <w:pPr>
        <w:ind w:left="709" w:hanging="360"/>
      </w:pPr>
    </w:lvl>
    <w:lvl w:ilvl="1" w:tplc="3C5869B6">
      <w:start w:val="1"/>
      <w:numFmt w:val="lowerLetter"/>
      <w:lvlText w:val="%2."/>
      <w:lvlJc w:val="left"/>
      <w:pPr>
        <w:ind w:left="1429" w:hanging="360"/>
      </w:pPr>
    </w:lvl>
    <w:lvl w:ilvl="2" w:tplc="00F2C0A6">
      <w:start w:val="1"/>
      <w:numFmt w:val="lowerRoman"/>
      <w:lvlText w:val="%3."/>
      <w:lvlJc w:val="right"/>
      <w:pPr>
        <w:ind w:left="2149" w:hanging="180"/>
      </w:pPr>
    </w:lvl>
    <w:lvl w:ilvl="3" w:tplc="254A0052">
      <w:start w:val="1"/>
      <w:numFmt w:val="decimal"/>
      <w:lvlText w:val="%4."/>
      <w:lvlJc w:val="left"/>
      <w:pPr>
        <w:ind w:left="2869" w:hanging="360"/>
      </w:pPr>
    </w:lvl>
    <w:lvl w:ilvl="4" w:tplc="8C983B32">
      <w:start w:val="1"/>
      <w:numFmt w:val="lowerLetter"/>
      <w:lvlText w:val="%5."/>
      <w:lvlJc w:val="left"/>
      <w:pPr>
        <w:ind w:left="3589" w:hanging="360"/>
      </w:pPr>
    </w:lvl>
    <w:lvl w:ilvl="5" w:tplc="453A3288">
      <w:start w:val="1"/>
      <w:numFmt w:val="lowerRoman"/>
      <w:lvlText w:val="%6."/>
      <w:lvlJc w:val="right"/>
      <w:pPr>
        <w:ind w:left="4309" w:hanging="180"/>
      </w:pPr>
    </w:lvl>
    <w:lvl w:ilvl="6" w:tplc="F33E2274">
      <w:start w:val="1"/>
      <w:numFmt w:val="decimal"/>
      <w:lvlText w:val="%7."/>
      <w:lvlJc w:val="left"/>
      <w:pPr>
        <w:ind w:left="5029" w:hanging="360"/>
      </w:pPr>
    </w:lvl>
    <w:lvl w:ilvl="7" w:tplc="360483FA">
      <w:start w:val="1"/>
      <w:numFmt w:val="lowerLetter"/>
      <w:lvlText w:val="%8."/>
      <w:lvlJc w:val="left"/>
      <w:pPr>
        <w:ind w:left="5749" w:hanging="360"/>
      </w:pPr>
    </w:lvl>
    <w:lvl w:ilvl="8" w:tplc="71E028AC">
      <w:start w:val="1"/>
      <w:numFmt w:val="lowerRoman"/>
      <w:lvlText w:val="%9."/>
      <w:lvlJc w:val="right"/>
      <w:pPr>
        <w:ind w:left="6469" w:hanging="180"/>
      </w:pPr>
    </w:lvl>
  </w:abstractNum>
  <w:abstractNum w:abstractNumId="5" w15:restartNumberingAfterBreak="0">
    <w:nsid w:val="598811E4"/>
    <w:multiLevelType w:val="hybridMultilevel"/>
    <w:tmpl w:val="2B48B2E6"/>
    <w:lvl w:ilvl="0" w:tplc="D7465BAA">
      <w:start w:val="3"/>
      <w:numFmt w:val="decimal"/>
      <w:lvlText w:val="%1."/>
      <w:lvlJc w:val="left"/>
      <w:pPr>
        <w:ind w:left="720" w:hanging="360"/>
      </w:pPr>
      <w:rPr>
        <w:rFonts w:hint="default"/>
      </w:rPr>
    </w:lvl>
    <w:lvl w:ilvl="1" w:tplc="19589F4C">
      <w:start w:val="1"/>
      <w:numFmt w:val="lowerLetter"/>
      <w:lvlText w:val="%2."/>
      <w:lvlJc w:val="left"/>
      <w:pPr>
        <w:ind w:left="1440" w:hanging="360"/>
      </w:pPr>
    </w:lvl>
    <w:lvl w:ilvl="2" w:tplc="9BA0C2E8">
      <w:start w:val="1"/>
      <w:numFmt w:val="lowerRoman"/>
      <w:lvlText w:val="%3."/>
      <w:lvlJc w:val="right"/>
      <w:pPr>
        <w:ind w:left="2160" w:hanging="180"/>
      </w:pPr>
    </w:lvl>
    <w:lvl w:ilvl="3" w:tplc="B96C17F2">
      <w:start w:val="1"/>
      <w:numFmt w:val="decimal"/>
      <w:lvlText w:val="%4."/>
      <w:lvlJc w:val="left"/>
      <w:pPr>
        <w:ind w:left="2880" w:hanging="360"/>
      </w:pPr>
    </w:lvl>
    <w:lvl w:ilvl="4" w:tplc="E1CAA3B6">
      <w:start w:val="1"/>
      <w:numFmt w:val="lowerLetter"/>
      <w:lvlText w:val="%5."/>
      <w:lvlJc w:val="left"/>
      <w:pPr>
        <w:ind w:left="3600" w:hanging="360"/>
      </w:pPr>
    </w:lvl>
    <w:lvl w:ilvl="5" w:tplc="FBF8E0EE">
      <w:start w:val="1"/>
      <w:numFmt w:val="lowerRoman"/>
      <w:lvlText w:val="%6."/>
      <w:lvlJc w:val="right"/>
      <w:pPr>
        <w:ind w:left="4320" w:hanging="180"/>
      </w:pPr>
    </w:lvl>
    <w:lvl w:ilvl="6" w:tplc="CB16A1B2">
      <w:start w:val="1"/>
      <w:numFmt w:val="decimal"/>
      <w:lvlText w:val="%7."/>
      <w:lvlJc w:val="left"/>
      <w:pPr>
        <w:ind w:left="5040" w:hanging="360"/>
      </w:pPr>
    </w:lvl>
    <w:lvl w:ilvl="7" w:tplc="9E72ECA2">
      <w:start w:val="1"/>
      <w:numFmt w:val="lowerLetter"/>
      <w:lvlText w:val="%8."/>
      <w:lvlJc w:val="left"/>
      <w:pPr>
        <w:ind w:left="5760" w:hanging="360"/>
      </w:pPr>
    </w:lvl>
    <w:lvl w:ilvl="8" w:tplc="BF024500">
      <w:start w:val="1"/>
      <w:numFmt w:val="lowerRoman"/>
      <w:lvlText w:val="%9."/>
      <w:lvlJc w:val="right"/>
      <w:pPr>
        <w:ind w:left="6480" w:hanging="180"/>
      </w:pPr>
    </w:lvl>
  </w:abstractNum>
  <w:abstractNum w:abstractNumId="6" w15:restartNumberingAfterBreak="0">
    <w:nsid w:val="5CE03603"/>
    <w:multiLevelType w:val="hybridMultilevel"/>
    <w:tmpl w:val="9E20D91E"/>
    <w:lvl w:ilvl="0" w:tplc="D01C36C4">
      <w:start w:val="1"/>
      <w:numFmt w:val="bullet"/>
      <w:lvlText w:val="-"/>
      <w:lvlJc w:val="left"/>
      <w:pPr>
        <w:ind w:left="720" w:hanging="360"/>
      </w:pPr>
      <w:rPr>
        <w:rFonts w:ascii="Segoe UI Light" w:eastAsiaTheme="minorHAnsi" w:hAnsi="Segoe UI Light" w:cs="Segoe UI Light" w:hint="default"/>
      </w:rPr>
    </w:lvl>
    <w:lvl w:ilvl="1" w:tplc="89A289A0">
      <w:start w:val="1"/>
      <w:numFmt w:val="bullet"/>
      <w:lvlText w:val="o"/>
      <w:lvlJc w:val="left"/>
      <w:pPr>
        <w:ind w:left="1440" w:hanging="360"/>
      </w:pPr>
      <w:rPr>
        <w:rFonts w:ascii="Courier New" w:hAnsi="Courier New" w:cs="Courier New" w:hint="default"/>
      </w:rPr>
    </w:lvl>
    <w:lvl w:ilvl="2" w:tplc="3886F4B2">
      <w:start w:val="1"/>
      <w:numFmt w:val="bullet"/>
      <w:lvlText w:val=""/>
      <w:lvlJc w:val="left"/>
      <w:pPr>
        <w:ind w:left="2160" w:hanging="360"/>
      </w:pPr>
      <w:rPr>
        <w:rFonts w:ascii="Wingdings" w:hAnsi="Wingdings" w:hint="default"/>
      </w:rPr>
    </w:lvl>
    <w:lvl w:ilvl="3" w:tplc="1A2C5230">
      <w:start w:val="1"/>
      <w:numFmt w:val="bullet"/>
      <w:lvlText w:val=""/>
      <w:lvlJc w:val="left"/>
      <w:pPr>
        <w:ind w:left="2880" w:hanging="360"/>
      </w:pPr>
      <w:rPr>
        <w:rFonts w:ascii="Symbol" w:hAnsi="Symbol" w:hint="default"/>
      </w:rPr>
    </w:lvl>
    <w:lvl w:ilvl="4" w:tplc="6B32C7C8">
      <w:start w:val="1"/>
      <w:numFmt w:val="bullet"/>
      <w:lvlText w:val="o"/>
      <w:lvlJc w:val="left"/>
      <w:pPr>
        <w:ind w:left="3600" w:hanging="360"/>
      </w:pPr>
      <w:rPr>
        <w:rFonts w:ascii="Courier New" w:hAnsi="Courier New" w:cs="Courier New" w:hint="default"/>
      </w:rPr>
    </w:lvl>
    <w:lvl w:ilvl="5" w:tplc="FD02F396">
      <w:start w:val="1"/>
      <w:numFmt w:val="bullet"/>
      <w:lvlText w:val=""/>
      <w:lvlJc w:val="left"/>
      <w:pPr>
        <w:ind w:left="4320" w:hanging="360"/>
      </w:pPr>
      <w:rPr>
        <w:rFonts w:ascii="Wingdings" w:hAnsi="Wingdings" w:hint="default"/>
      </w:rPr>
    </w:lvl>
    <w:lvl w:ilvl="6" w:tplc="7AF801C2">
      <w:start w:val="1"/>
      <w:numFmt w:val="bullet"/>
      <w:lvlText w:val=""/>
      <w:lvlJc w:val="left"/>
      <w:pPr>
        <w:ind w:left="5040" w:hanging="360"/>
      </w:pPr>
      <w:rPr>
        <w:rFonts w:ascii="Symbol" w:hAnsi="Symbol" w:hint="default"/>
      </w:rPr>
    </w:lvl>
    <w:lvl w:ilvl="7" w:tplc="F13890EC">
      <w:start w:val="1"/>
      <w:numFmt w:val="bullet"/>
      <w:lvlText w:val="o"/>
      <w:lvlJc w:val="left"/>
      <w:pPr>
        <w:ind w:left="5760" w:hanging="360"/>
      </w:pPr>
      <w:rPr>
        <w:rFonts w:ascii="Courier New" w:hAnsi="Courier New" w:cs="Courier New" w:hint="default"/>
      </w:rPr>
    </w:lvl>
    <w:lvl w:ilvl="8" w:tplc="1F8EDF86">
      <w:start w:val="1"/>
      <w:numFmt w:val="bullet"/>
      <w:lvlText w:val=""/>
      <w:lvlJc w:val="left"/>
      <w:pPr>
        <w:ind w:left="6480" w:hanging="360"/>
      </w:pPr>
      <w:rPr>
        <w:rFonts w:ascii="Wingdings" w:hAnsi="Wingdings" w:hint="default"/>
      </w:rPr>
    </w:lvl>
  </w:abstractNum>
  <w:num w:numId="1" w16cid:durableId="1500996730">
    <w:abstractNumId w:val="6"/>
  </w:num>
  <w:num w:numId="2" w16cid:durableId="953554427">
    <w:abstractNumId w:val="2"/>
  </w:num>
  <w:num w:numId="3" w16cid:durableId="1936132639">
    <w:abstractNumId w:val="0"/>
  </w:num>
  <w:num w:numId="4" w16cid:durableId="448819387">
    <w:abstractNumId w:val="3"/>
  </w:num>
  <w:num w:numId="5" w16cid:durableId="1516963025">
    <w:abstractNumId w:val="4"/>
  </w:num>
  <w:num w:numId="6" w16cid:durableId="718289746">
    <w:abstractNumId w:val="5"/>
  </w:num>
  <w:num w:numId="7" w16cid:durableId="5950154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yk Hodam">
    <w15:presenceInfo w15:providerId="Windows Live" w15:userId="608349fe6cb02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36B"/>
    <w:rsid w:val="00030802"/>
    <w:rsid w:val="00044070"/>
    <w:rsid w:val="000739FC"/>
    <w:rsid w:val="000829C1"/>
    <w:rsid w:val="000B50D0"/>
    <w:rsid w:val="000C4492"/>
    <w:rsid w:val="000D4639"/>
    <w:rsid w:val="000F4D4E"/>
    <w:rsid w:val="00136C1A"/>
    <w:rsid w:val="0014244F"/>
    <w:rsid w:val="00165E25"/>
    <w:rsid w:val="001676C7"/>
    <w:rsid w:val="00181881"/>
    <w:rsid w:val="001A062A"/>
    <w:rsid w:val="001F4070"/>
    <w:rsid w:val="002114AF"/>
    <w:rsid w:val="0022330C"/>
    <w:rsid w:val="0025582C"/>
    <w:rsid w:val="002636B2"/>
    <w:rsid w:val="00265E5E"/>
    <w:rsid w:val="002665A3"/>
    <w:rsid w:val="00267FF1"/>
    <w:rsid w:val="002B6604"/>
    <w:rsid w:val="00303D05"/>
    <w:rsid w:val="00305594"/>
    <w:rsid w:val="003A42C6"/>
    <w:rsid w:val="003B4F5E"/>
    <w:rsid w:val="003C1B2D"/>
    <w:rsid w:val="003C64DE"/>
    <w:rsid w:val="003E5AB1"/>
    <w:rsid w:val="00421709"/>
    <w:rsid w:val="00422F7C"/>
    <w:rsid w:val="00453979"/>
    <w:rsid w:val="004664F7"/>
    <w:rsid w:val="00494B1B"/>
    <w:rsid w:val="004C2024"/>
    <w:rsid w:val="005342AB"/>
    <w:rsid w:val="0055111A"/>
    <w:rsid w:val="00565E06"/>
    <w:rsid w:val="00662C7B"/>
    <w:rsid w:val="00667C30"/>
    <w:rsid w:val="006B3241"/>
    <w:rsid w:val="006C48E6"/>
    <w:rsid w:val="006E280C"/>
    <w:rsid w:val="006F7E07"/>
    <w:rsid w:val="00766961"/>
    <w:rsid w:val="00776D46"/>
    <w:rsid w:val="007A3604"/>
    <w:rsid w:val="007B3ABC"/>
    <w:rsid w:val="007B65E4"/>
    <w:rsid w:val="007C2B8F"/>
    <w:rsid w:val="007D26AF"/>
    <w:rsid w:val="007D4DDD"/>
    <w:rsid w:val="007F7FF9"/>
    <w:rsid w:val="00845B8F"/>
    <w:rsid w:val="0085636B"/>
    <w:rsid w:val="008924C7"/>
    <w:rsid w:val="00896456"/>
    <w:rsid w:val="008E2B6B"/>
    <w:rsid w:val="009025DF"/>
    <w:rsid w:val="00933E49"/>
    <w:rsid w:val="00995620"/>
    <w:rsid w:val="009C152B"/>
    <w:rsid w:val="00A30C0B"/>
    <w:rsid w:val="00A53CB2"/>
    <w:rsid w:val="00A641B2"/>
    <w:rsid w:val="00A65F58"/>
    <w:rsid w:val="00AF4267"/>
    <w:rsid w:val="00B8158C"/>
    <w:rsid w:val="00B875F2"/>
    <w:rsid w:val="00BA5332"/>
    <w:rsid w:val="00BB3758"/>
    <w:rsid w:val="00BB5388"/>
    <w:rsid w:val="00C117B3"/>
    <w:rsid w:val="00C30765"/>
    <w:rsid w:val="00CD39CB"/>
    <w:rsid w:val="00CD46FE"/>
    <w:rsid w:val="00CF6D0B"/>
    <w:rsid w:val="00D06A51"/>
    <w:rsid w:val="00D13A91"/>
    <w:rsid w:val="00D20C2E"/>
    <w:rsid w:val="00D25ECE"/>
    <w:rsid w:val="00D4348C"/>
    <w:rsid w:val="00D87F2A"/>
    <w:rsid w:val="00DA5039"/>
    <w:rsid w:val="00DF7894"/>
    <w:rsid w:val="00DF7BFF"/>
    <w:rsid w:val="00E02D74"/>
    <w:rsid w:val="00E40AF2"/>
    <w:rsid w:val="00E40CCB"/>
    <w:rsid w:val="00E4748D"/>
    <w:rsid w:val="00E47E1F"/>
    <w:rsid w:val="00E715B3"/>
    <w:rsid w:val="00E8637F"/>
    <w:rsid w:val="00E95D9F"/>
    <w:rsid w:val="00EA08BC"/>
    <w:rsid w:val="00EB2546"/>
    <w:rsid w:val="00F0579C"/>
    <w:rsid w:val="00F10A60"/>
    <w:rsid w:val="00F67AC9"/>
    <w:rsid w:val="00FA20D2"/>
    <w:rsid w:val="00FA4B26"/>
    <w:rsid w:val="00FB15B1"/>
    <w:rsid w:val="00FE0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8C81F"/>
  <w15:docId w15:val="{619564F0-B2F4-4093-B44D-081660F25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Light" w:eastAsiaTheme="minorHAnsi" w:hAnsi="Segoe UI Light"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sz w:val="22"/>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sz w:val="22"/>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sz w:val="22"/>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5B9BD5" w:themeColor="accent1"/>
      <w:sz w:val="18"/>
      <w:szCs w:val="18"/>
    </w:rPr>
  </w:style>
  <w:style w:type="character" w:customStyle="1" w:styleId="FuzeileZchn">
    <w:name w:val="Fußzeile Zchn"/>
    <w:link w:val="Fuzeile"/>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table" w:styleId="Tabellenraster">
    <w:name w:val="Table Grid"/>
    <w:basedOn w:val="NormaleTabell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ett">
    <w:name w:val="Strong"/>
    <w:basedOn w:val="Absatz-Standardschriftart"/>
    <w:uiPriority w:val="22"/>
    <w:qFormat/>
    <w:rPr>
      <w:b/>
      <w:bCs/>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berarbeitung">
    <w:name w:val="Revision"/>
    <w:hidden/>
    <w:uiPriority w:val="99"/>
    <w:semiHidden/>
    <w:pPr>
      <w:spacing w:after="0" w:line="240" w:lineRule="auto"/>
    </w:pPr>
  </w:style>
  <w:style w:type="paragraph" w:styleId="Listenabsatz">
    <w:name w:val="List Paragraph"/>
    <w:basedOn w:val="Standard"/>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1B49E-9588-4177-BDE3-6DCB9579F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970</Words>
  <Characters>6111</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Hochschule Koblenz</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Raichle</dc:creator>
  <cp:keywords/>
  <dc:description/>
  <cp:lastModifiedBy>Henryk Hodam</cp:lastModifiedBy>
  <cp:revision>78</cp:revision>
  <dcterms:created xsi:type="dcterms:W3CDTF">2023-09-28T07:13:00Z</dcterms:created>
  <dcterms:modified xsi:type="dcterms:W3CDTF">2023-10-13T08:32:00Z</dcterms:modified>
</cp:coreProperties>
</file>